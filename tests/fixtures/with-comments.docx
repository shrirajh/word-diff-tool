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is the first paragraph with </w:t>
      </w:r>
      <w:commentRangeStart w:id="0"/>
      <w:r>
        <w:t xml:space="preserve">important content</w:t>
      </w:r>
      <w:commentRangeEnd w:id="0"/>
      <w:commentReference w:id="0"/>
      <w:r>
        <w:t xml:space="preserve"> that needs review.</w:t>
      </w:r>
    </w:p>
    <w:p>
      <w:r>
        <w:t xml:space="preserve">The second paragraph discusses </w:t>
      </w:r>
      <w:commentRangeStart w:id="1"/>
      <w:r>
        <w:t xml:space="preserve">technical details</w:t>
      </w:r>
      <w:commentRangeEnd w:id="1"/>
      <w:commentReference w:id="1"/>
      <w:r>
        <w:t xml:space="preserve"> in depth.</w:t>
      </w:r>
    </w:p>
    <w:p>
      <w:r>
        <w:t xml:space="preserve">Final paragraph with </w:t>
      </w:r>
      <w:commentRangeStart w:id="2"/>
      <w:r>
        <w:t xml:space="preserve">approved text</w:t>
      </w:r>
      <w:commentRangeEnd w:id="2"/>
      <w:commentReference w:id="2"/>
      <w:r>
        <w:t xml:space="preserve"> and </w:t>
      </w:r>
      <w:ins w:id="0" w:author="Editor" w:date="2025-11-28T10:24:47.382Z">
        <w:r>
          <w:r>
            <w:t xml:space="preserve">new addition</w:t>
          </w:r>
        </w:r>
      </w:ins>
      <w:r>
        <w:t xml:space="preserve">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author="John Reviewer" w:date="2024-01-15T10:30:00.000Z">
    <w:p>
      <w:r>
        <w:t xml:space="preserve">This needs clarification</w:t>
      </w:r>
    </w:p>
  </w:comment>
  <w:comment w:id="1" w:author="Jane Editor" w:date="2024-01-16T14:20:00.000Z">
    <w:p>
      <w:r>
        <w:t xml:space="preserve">Consider rephrasing this section</w:t>
      </w:r>
    </w:p>
  </w:comment>
  <w:comment w:id="2" w:author="Bob Manager" w:date="2024-01-17T09:00:00.000Z">
    <w:p>
      <w:r>
        <w:t xml:space="preserve">Approved with minor changes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Document with Comments</dc:title>
  <dc:creator>Comment Test</dc:creator>
  <dc:description>Generated for testing comment extraction</dc:description>
  <cp:lastModifiedBy>Un-named</cp:lastModifiedBy>
  <cp:revision>1</cp:revision>
  <dcterms:created xsi:type="dcterms:W3CDTF">2025-11-28T10:24:47.382Z</dcterms:created>
  <dcterms:modified xsi:type="dcterms:W3CDTF">2025-11-28T10:24:47.382Z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